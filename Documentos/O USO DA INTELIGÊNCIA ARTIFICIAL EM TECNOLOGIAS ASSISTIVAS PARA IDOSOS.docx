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8DE" w:rsidRPr="00B03AA2" w:rsidRDefault="00E32E8E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>
        <w:rPr>
          <w:rFonts w:ascii="Times New Roman" w:hAnsi="Times New Roman"/>
          <w:b/>
          <w:color w:val="1F4E79"/>
          <w:sz w:val="28"/>
        </w:rPr>
        <w:t>O USO</w:t>
      </w:r>
      <w:r w:rsidR="00B03AA2" w:rsidRPr="00B03AA2">
        <w:rPr>
          <w:rFonts w:ascii="Times New Roman" w:hAnsi="Times New Roman"/>
          <w:b/>
          <w:color w:val="1F4E79"/>
          <w:sz w:val="28"/>
        </w:rPr>
        <w:t xml:space="preserve"> DA INTELIGÊNCIA A</w:t>
      </w:r>
      <w:r w:rsidR="00B03AA2">
        <w:rPr>
          <w:rFonts w:ascii="Times New Roman" w:hAnsi="Times New Roman"/>
          <w:b/>
          <w:color w:val="1F4E79"/>
          <w:sz w:val="28"/>
        </w:rPr>
        <w:t>RTIFIC</w:t>
      </w:r>
      <w:r>
        <w:rPr>
          <w:rFonts w:ascii="Times New Roman" w:hAnsi="Times New Roman"/>
          <w:b/>
          <w:color w:val="1F4E79"/>
          <w:sz w:val="28"/>
        </w:rPr>
        <w:t>IAL</w:t>
      </w:r>
      <w:r w:rsidR="00B03AA2">
        <w:rPr>
          <w:rFonts w:ascii="Times New Roman" w:hAnsi="Times New Roman"/>
          <w:b/>
          <w:color w:val="1F4E79"/>
          <w:sz w:val="28"/>
        </w:rPr>
        <w:t xml:space="preserve"> </w:t>
      </w:r>
      <w:r>
        <w:rPr>
          <w:rFonts w:ascii="Times New Roman" w:hAnsi="Times New Roman"/>
          <w:b/>
          <w:color w:val="1F4E79"/>
          <w:sz w:val="28"/>
        </w:rPr>
        <w:t>EM</w:t>
      </w:r>
      <w:r w:rsidR="0001749C">
        <w:rPr>
          <w:rFonts w:ascii="Times New Roman" w:hAnsi="Times New Roman"/>
          <w:b/>
          <w:color w:val="1F4E79"/>
          <w:sz w:val="28"/>
        </w:rPr>
        <w:t xml:space="preserve"> TECNOLOGIAS ASSISTIVAS</w:t>
      </w:r>
      <w:r w:rsidR="00B03AA2">
        <w:rPr>
          <w:rFonts w:ascii="Times New Roman" w:hAnsi="Times New Roman"/>
          <w:b/>
          <w:color w:val="1F4E79"/>
          <w:sz w:val="28"/>
        </w:rPr>
        <w:t xml:space="preserve"> PARA IDOSOS</w:t>
      </w:r>
    </w:p>
    <w:p w:rsidR="00A866D7" w:rsidRPr="00B03AA2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1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</w:p>
    <w:p w:rsidR="0072291A" w:rsidRPr="004D43C8" w:rsidRDefault="00FC23AF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2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3" w:author="Isabella" w:date="2026-10-06T19:05:00Z">
        <w:r w:rsidRPr="00FC23AF">
          <w:rPr>
            <w:rFonts w:ascii="Times New Roman" w:hAnsi="Times New Roman" w:cs="Times New Roman"/>
            <w:color w:val="000000" w:themeColor="text1"/>
            <w:sz w:val="24"/>
            <w:szCs w:val="24"/>
            <w:rPrChange w:id="4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ISABELLA LUIZA DOS </w:t>
        </w:r>
        <w:proofErr w:type="gramStart"/>
        <w:r w:rsidRPr="00FC23AF">
          <w:rPr>
            <w:rFonts w:ascii="Times New Roman" w:hAnsi="Times New Roman" w:cs="Times New Roman"/>
            <w:color w:val="000000" w:themeColor="text1"/>
            <w:sz w:val="24"/>
            <w:szCs w:val="24"/>
            <w:rPrChange w:id="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SANTOS SOUZA</w:t>
        </w:r>
        <w:proofErr w:type="gramEnd"/>
        <w:r w:rsidRPr="00FC23AF">
          <w:rPr>
            <w:rFonts w:ascii="Times New Roman" w:hAnsi="Times New Roman" w:cs="Times New Roman"/>
            <w:color w:val="000000" w:themeColor="text1"/>
            <w:sz w:val="24"/>
            <w:szCs w:val="24"/>
            <w:rPrChange w:id="6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 xml:space="preserve">, </w:t>
        </w:r>
      </w:ins>
      <w:ins w:id="7" w:author="NATHAN GABRIEL NUNES DOS SANTOS" w:date="2026-10-08T20:24:00Z">
        <w:r w:rsidR="000F54D6" w:rsidRPr="004D43C8">
          <w:rPr>
            <w:rFonts w:ascii="Times New Roman" w:hAnsi="Times New Roman" w:cs="Times New Roman"/>
            <w:color w:val="000000" w:themeColor="text1"/>
            <w:sz w:val="24"/>
            <w:szCs w:val="24"/>
          </w:rPr>
          <w:t>ORIENTADORA</w:t>
        </w:r>
      </w:ins>
      <w:ins w:id="8" w:author="Isabella" w:date="2026-10-06T19:05:00Z">
        <w:del w:id="9" w:author="NATHAN GABRIEL NUNES DOS SANTOS" w:date="2026-10-08T20:24:00Z">
          <w:r w:rsidRPr="00FC23AF">
            <w:rPr>
              <w:rFonts w:ascii="Times New Roman" w:hAnsi="Times New Roman" w:cs="Times New Roman"/>
              <w:color w:val="000000" w:themeColor="text1"/>
              <w:sz w:val="24"/>
              <w:szCs w:val="24"/>
              <w:rPrChange w:id="10" w:author="Isabella" w:date="2026-10-06T20:20:00Z">
                <w:rPr>
                  <w:rFonts w:ascii="Times New Roman" w:hAnsi="Times New Roman" w:cs="Times New Roman"/>
                  <w:color w:val="1F4E79"/>
                  <w:sz w:val="24"/>
                  <w:szCs w:val="24"/>
                </w:rPr>
              </w:rPrChange>
            </w:rPr>
            <w:delText>E</w:delText>
          </w:r>
        </w:del>
      </w:ins>
      <w:ins w:id="11" w:author="Isabella" w:date="2026-10-06T19:11:00Z">
        <w:del w:id="12" w:author="NATHAN GABRIEL NUNES DOS SANTOS" w:date="2026-10-08T20:24:00Z">
          <w:r w:rsidRPr="00FC23AF">
            <w:rPr>
              <w:rFonts w:ascii="Times New Roman" w:hAnsi="Times New Roman" w:cs="Times New Roman"/>
              <w:color w:val="000000" w:themeColor="text1"/>
              <w:sz w:val="24"/>
              <w:szCs w:val="24"/>
              <w:rPrChange w:id="13" w:author="Isabella" w:date="2026-10-06T20:20:00Z">
                <w:rPr>
                  <w:rFonts w:ascii="Times New Roman" w:hAnsi="Times New Roman" w:cs="Times New Roman"/>
                  <w:color w:val="1F4E79"/>
                  <w:sz w:val="24"/>
                  <w:szCs w:val="24"/>
                </w:rPr>
              </w:rPrChange>
            </w:rPr>
            <w:delText>SPECIALISTA</w:delText>
          </w:r>
        </w:del>
      </w:ins>
      <w:r w:rsidRPr="00FC23AF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14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:rsidR="00FC70D8" w:rsidRPr="004D43C8" w:rsidRDefault="000F54D6" w:rsidP="00B03AA2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1F4E79"/>
          <w:sz w:val="24"/>
          <w:szCs w:val="24"/>
          <w:vertAlign w:val="superscript"/>
          <w:rPrChange w:id="3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40" w:author="NATHAN GABRIEL NUNES DOS SANTOS" w:date="2026-10-08T20:24:00Z">
        <w:r w:rsidRPr="004D43C8">
          <w:rPr>
            <w:rFonts w:ascii="Times New Roman" w:hAnsi="Times New Roman" w:cs="Times New Roman"/>
            <w:color w:val="000000" w:themeColor="text1"/>
            <w:sz w:val="24"/>
            <w:szCs w:val="24"/>
          </w:rPr>
          <w:t>Nathan Gabriel Nunes dos Santos</w:t>
        </w:r>
      </w:ins>
      <w:r w:rsidR="00FC23AF" w:rsidRPr="00FC23AF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1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:rsidR="00595417" w:rsidRPr="004D43C8" w:rsidRDefault="00595417" w:rsidP="00B115CD">
      <w:pPr>
        <w:spacing w:after="0" w:line="240" w:lineRule="auto"/>
        <w:ind w:left="708" w:firstLine="1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:rsidR="00B03AA2" w:rsidRPr="004D43C8" w:rsidRDefault="00B03AA2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:rsidR="00A866D7" w:rsidRDefault="00FC23AF" w:rsidP="00B03AA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commentRangeStart w:id="55"/>
      <w:r w:rsidRPr="00FC23AF">
        <w:rPr>
          <w:rFonts w:ascii="Times New Roman" w:hAnsi="Times New Roman" w:cs="Times New Roman"/>
          <w:b/>
          <w:color w:val="000000" w:themeColor="text1"/>
          <w:sz w:val="24"/>
          <w:szCs w:val="24"/>
          <w:rPrChange w:id="56" w:author="Isabella" w:date="2026-10-06T20:20:00Z">
            <w:rPr>
              <w:rFonts w:ascii="Times New Roman" w:hAnsi="Times New Roman" w:cs="Times New Roman"/>
              <w:b/>
              <w:sz w:val="24"/>
              <w:szCs w:val="24"/>
              <w:vertAlign w:val="superscript"/>
            </w:rPr>
          </w:rPrChange>
        </w:rPr>
        <w:t>RESUMO</w:t>
      </w:r>
      <w:commentRangeEnd w:id="55"/>
      <w:r w:rsidRPr="00FC23AF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57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55"/>
      </w:r>
    </w:p>
    <w:p w:rsidR="004D43C8" w:rsidRDefault="004D43C8" w:rsidP="00B03AA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4D43C8" w:rsidRPr="004D43C8" w:rsidDel="006D5DF8" w:rsidRDefault="004D43C8" w:rsidP="00AD1B1B">
      <w:pPr>
        <w:spacing w:after="0" w:line="240" w:lineRule="auto"/>
        <w:jc w:val="both"/>
        <w:rPr>
          <w:del w:id="58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u w:val="single"/>
          <w:rPrChange w:id="59" w:author="Isabella" w:date="2026-10-06T20:20:00Z">
            <w:rPr>
              <w:del w:id="60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:rsidR="00CF7C84" w:rsidRPr="00D43589" w:rsidDel="006D5DF8" w:rsidRDefault="00CF7C84" w:rsidP="00AD1B1B">
      <w:pPr>
        <w:spacing w:after="0" w:line="240" w:lineRule="auto"/>
        <w:jc w:val="both"/>
        <w:rPr>
          <w:del w:id="61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2" w:author="Isabella" w:date="2026-10-06T20:20:00Z">
            <w:rPr>
              <w:del w:id="63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:rsidR="00B03AA2" w:rsidRPr="00B03AA2" w:rsidRDefault="005409F0" w:rsidP="00B03AA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409F0">
        <w:rPr>
          <w:rFonts w:ascii="Times New Roman" w:hAnsi="Times New Roman" w:cs="Times New Roman"/>
          <w:sz w:val="24"/>
        </w:rPr>
        <w:t xml:space="preserve">O envelhecimento populacional e o isolamento de idosos em suas residências ampliam a necessidade de soluções tecnológicas que promovam autonomia e qualidade de vida. Este artigo analisou o papel da Inteligência Artificial (IA) no desenvolvimento de interfaces </w:t>
      </w:r>
      <w:proofErr w:type="spellStart"/>
      <w:r w:rsidRPr="005409F0">
        <w:rPr>
          <w:rFonts w:ascii="Times New Roman" w:hAnsi="Times New Roman" w:cs="Times New Roman"/>
          <w:sz w:val="24"/>
        </w:rPr>
        <w:t>assistivas</w:t>
      </w:r>
      <w:proofErr w:type="spellEnd"/>
      <w:r w:rsidRPr="005409F0">
        <w:rPr>
          <w:rFonts w:ascii="Times New Roman" w:hAnsi="Times New Roman" w:cs="Times New Roman"/>
          <w:sz w:val="24"/>
        </w:rPr>
        <w:t xml:space="preserve"> para idosos, mapeando tendências e desafios tecnológicos. Realizou-se uma revisão narrativa com análise documental, de abordagem qualitativa, de três artigos publicados entre 2021 e 2026, organizados em dois eixos: aplicações de IA e assistentes de voz no cotidiano dos idosos; e </w:t>
      </w:r>
      <w:proofErr w:type="gramStart"/>
      <w:r w:rsidRPr="005409F0">
        <w:rPr>
          <w:rFonts w:ascii="Times New Roman" w:hAnsi="Times New Roman" w:cs="Times New Roman"/>
          <w:sz w:val="24"/>
        </w:rPr>
        <w:t>interação humano</w:t>
      </w:r>
      <w:proofErr w:type="gramEnd"/>
      <w:r w:rsidRPr="005409F0">
        <w:rPr>
          <w:rFonts w:ascii="Times New Roman" w:hAnsi="Times New Roman" w:cs="Times New Roman"/>
          <w:sz w:val="24"/>
        </w:rPr>
        <w:t xml:space="preserve">-computador, usabilidade e design empático. Os estudos indicam que residências inteligentes, robôs </w:t>
      </w:r>
      <w:proofErr w:type="spellStart"/>
      <w:r w:rsidRPr="005409F0">
        <w:rPr>
          <w:rFonts w:ascii="Times New Roman" w:hAnsi="Times New Roman" w:cs="Times New Roman"/>
          <w:sz w:val="24"/>
        </w:rPr>
        <w:t>cuidadores</w:t>
      </w:r>
      <w:proofErr w:type="spellEnd"/>
      <w:r w:rsidRPr="005409F0">
        <w:rPr>
          <w:rFonts w:ascii="Times New Roman" w:hAnsi="Times New Roman" w:cs="Times New Roman"/>
          <w:sz w:val="24"/>
        </w:rPr>
        <w:t xml:space="preserve"> e assistentes pessoais digitais por voz podem reduzir barreiras de aprendizado e favorecer a autonomia e a segurança, e que a aceitação dessas tecnologias depende de Design Centrado no Usuário, </w:t>
      </w:r>
      <w:proofErr w:type="spellStart"/>
      <w:proofErr w:type="gramStart"/>
      <w:r w:rsidRPr="005409F0">
        <w:rPr>
          <w:rFonts w:ascii="Times New Roman" w:hAnsi="Times New Roman" w:cs="Times New Roman"/>
          <w:sz w:val="24"/>
        </w:rPr>
        <w:t>co-design</w:t>
      </w:r>
      <w:proofErr w:type="spellEnd"/>
      <w:proofErr w:type="gramEnd"/>
      <w:r w:rsidRPr="005409F0">
        <w:rPr>
          <w:rFonts w:ascii="Times New Roman" w:hAnsi="Times New Roman" w:cs="Times New Roman"/>
          <w:sz w:val="24"/>
        </w:rPr>
        <w:t xml:space="preserve"> e adaptação cultural. A principal lacuna é a falta de testes empíricos e de regulamentações transparentes sobre o uso de dados. Conclui-se que a IA pode atuar como Tecnologia </w:t>
      </w:r>
      <w:proofErr w:type="spellStart"/>
      <w:r w:rsidRPr="005409F0">
        <w:rPr>
          <w:rFonts w:ascii="Times New Roman" w:hAnsi="Times New Roman" w:cs="Times New Roman"/>
          <w:sz w:val="24"/>
        </w:rPr>
        <w:t>Assistiva</w:t>
      </w:r>
      <w:proofErr w:type="spellEnd"/>
      <w:r w:rsidRPr="005409F0">
        <w:rPr>
          <w:rFonts w:ascii="Times New Roman" w:hAnsi="Times New Roman" w:cs="Times New Roman"/>
          <w:sz w:val="24"/>
        </w:rPr>
        <w:t xml:space="preserve"> Digital para idosos, mas são necessários estudos empíricos que assegurem acessibilidade e segurança ética.</w:t>
      </w:r>
      <w:r w:rsidR="00FC23AF" w:rsidRPr="00FC23AF">
        <w:rPr>
          <w:rFonts w:ascii="Times New Roman" w:hAnsi="Times New Roman"/>
          <w:i/>
          <w:color w:val="000000" w:themeColor="text1"/>
          <w:sz w:val="24"/>
          <w:rPrChange w:id="64" w:author="Isabella" w:date="2026-10-06T20:20:00Z">
            <w:rPr>
              <w:rFonts w:ascii="Times New Roman" w:hAnsi="Times New Roman"/>
              <w:i/>
              <w:color w:val="C00000"/>
              <w:sz w:val="24"/>
              <w:szCs w:val="16"/>
            </w:rPr>
          </w:rPrChange>
        </w:rPr>
        <w:br/>
      </w:r>
      <w:r w:rsidR="00FC23AF" w:rsidRPr="00FC23AF">
        <w:rPr>
          <w:rFonts w:ascii="Times New Roman" w:hAnsi="Times New Roman"/>
          <w:i/>
          <w:color w:val="000000" w:themeColor="text1"/>
          <w:sz w:val="24"/>
          <w:rPrChange w:id="65" w:author="Isabella" w:date="2026-10-06T20:20:00Z">
            <w:rPr>
              <w:rFonts w:ascii="Times New Roman" w:hAnsi="Times New Roman"/>
              <w:i/>
              <w:color w:val="C00000"/>
              <w:sz w:val="24"/>
              <w:szCs w:val="16"/>
            </w:rPr>
          </w:rPrChange>
        </w:rPr>
        <w:br/>
      </w:r>
      <w:proofErr w:type="gramStart"/>
      <w:r w:rsidR="00B03AA2">
        <w:rPr>
          <w:rFonts w:ascii="Times New Roman" w:hAnsi="Times New Roman" w:cs="Times New Roman"/>
          <w:b/>
          <w:sz w:val="24"/>
          <w:szCs w:val="24"/>
        </w:rPr>
        <w:t>INTRODUÇÃO</w:t>
      </w:r>
      <w:proofErr w:type="gramEnd"/>
    </w:p>
    <w:p w:rsidR="00B03AA2" w:rsidRPr="00B03AA2" w:rsidRDefault="00B03AA2" w:rsidP="00B03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Co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>m o envelhecimento populacional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, torna-se urgente a necessidade de soluções tecnológicas que promova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>m a autonomia e qualidade de vida das pessoas idosas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. Com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>o os idosos passam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cada vez mais tempo sozinhos em suas residências devi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>do a mudanças familiares e outro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fatores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, o suporte presenc</w:t>
      </w:r>
      <w:r w:rsidR="00DD6AA9">
        <w:rPr>
          <w:rFonts w:ascii="Times New Roman" w:eastAsia="Times New Roman" w:hAnsi="Times New Roman" w:cs="Times New Roman"/>
          <w:sz w:val="24"/>
          <w:szCs w:val="24"/>
          <w:lang w:eastAsia="pt-BR"/>
        </w:rPr>
        <w:t>ial torna-se limitado, exigindo</w:t>
      </w:r>
      <w:r w:rsidR="00BB7BCA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="00DD6AA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assim, o auxílio de ferramentas digitais. A questão investigada é como a Inteligência Artificial</w:t>
      </w:r>
      <w:r w:rsidR="00B115C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>(IA)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ser integrada de forma acessível e humanizada par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>a suprir as demandas cotidianas dos idosos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objetivo desse resumo é analisar o papel da Inteligência Artificial no desenvolvimento de interfaces </w:t>
      </w:r>
      <w:proofErr w:type="spellStart"/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assistivas</w:t>
      </w:r>
      <w:proofErr w:type="spellEnd"/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idosos, mapeando tendências e desafios tecnológicos</w:t>
      </w:r>
      <w:r w:rsidR="00716DC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dentre três artigos distintos</w:t>
      </w:r>
      <w:r w:rsidRPr="00B03AA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B03AA2" w:rsidRDefault="00B03AA2" w:rsidP="00B03AA2">
      <w:pPr>
        <w:pStyle w:val="NormalWeb"/>
      </w:pPr>
      <w:r>
        <w:rPr>
          <w:b/>
        </w:rPr>
        <w:t>METODOLOGIA</w:t>
      </w:r>
    </w:p>
    <w:p w:rsidR="00B03AA2" w:rsidRDefault="00B03AA2" w:rsidP="00B03AA2">
      <w:pPr>
        <w:pStyle w:val="NormalWeb"/>
      </w:pPr>
      <w:r>
        <w:t xml:space="preserve">Este resumo </w:t>
      </w:r>
      <w:r w:rsidR="00716DC9">
        <w:t xml:space="preserve">acadêmico </w:t>
      </w:r>
      <w:r>
        <w:t xml:space="preserve">se caracteriza como </w:t>
      </w:r>
      <w:r w:rsidR="00716DC9">
        <w:t xml:space="preserve">uma revisão narrativa, </w:t>
      </w:r>
      <w:r>
        <w:t xml:space="preserve">análise documental </w:t>
      </w:r>
      <w:r w:rsidR="00716DC9">
        <w:t xml:space="preserve">e </w:t>
      </w:r>
      <w:r>
        <w:t>de abordagem q</w:t>
      </w:r>
      <w:r w:rsidR="00716DC9">
        <w:t>ualitativa. Foram selecionados três</w:t>
      </w:r>
      <w:r>
        <w:t xml:space="preserve"> artigos acadêmicos publicados entre 2021 e 2026. O proc</w:t>
      </w:r>
      <w:r w:rsidR="00716DC9">
        <w:t>esso envolveu a leitura</w:t>
      </w:r>
      <w:r>
        <w:t xml:space="preserve"> e escolha de temas mais importantes dos artigos, estruturando</w:t>
      </w:r>
      <w:r w:rsidR="00716DC9">
        <w:t xml:space="preserve"> então dois</w:t>
      </w:r>
      <w:r>
        <w:t xml:space="preserve"> eixos temáticos.</w:t>
      </w:r>
      <w:r w:rsidR="00716DC9">
        <w:t xml:space="preserve"> Não foi realizada busca extensiva de dados.</w:t>
      </w:r>
    </w:p>
    <w:p w:rsidR="00B03AA2" w:rsidRDefault="00B03AA2" w:rsidP="00B03AA2">
      <w:pPr>
        <w:pStyle w:val="NormalWeb"/>
      </w:pPr>
      <w:r>
        <w:rPr>
          <w:b/>
        </w:rPr>
        <w:lastRenderedPageBreak/>
        <w:t>REVISÃO DA LITERATURA</w:t>
      </w:r>
    </w:p>
    <w:p w:rsidR="00B03AA2" w:rsidRDefault="00B03AA2" w:rsidP="00B03AA2">
      <w:pPr>
        <w:pStyle w:val="NormalWeb"/>
      </w:pPr>
      <w:r>
        <w:t>Aplicações de IA e Assistente de Voz no Cotidiano dos Idosos</w:t>
      </w:r>
    </w:p>
    <w:p w:rsidR="00B03AA2" w:rsidRDefault="00D23446" w:rsidP="00B03AA2">
      <w:pPr>
        <w:pStyle w:val="NormalWeb"/>
      </w:pPr>
      <w:r>
        <w:t xml:space="preserve"> Souza, Farina e </w:t>
      </w:r>
      <w:proofErr w:type="spellStart"/>
      <w:r>
        <w:t>Florian</w:t>
      </w:r>
      <w:proofErr w:type="spellEnd"/>
      <w:r>
        <w:t xml:space="preserve"> (2021)</w:t>
      </w:r>
      <w:r w:rsidR="00B03AA2">
        <w:t xml:space="preserve"> mapearam que o merc</w:t>
      </w:r>
      <w:r w:rsidR="00BB7BCA">
        <w:t>ado oferece residências intelige</w:t>
      </w:r>
      <w:r w:rsidR="00B03AA2">
        <w:t xml:space="preserve">ntes e robôs </w:t>
      </w:r>
      <w:proofErr w:type="spellStart"/>
      <w:r w:rsidR="00B03AA2">
        <w:t>cuidadores</w:t>
      </w:r>
      <w:proofErr w:type="spellEnd"/>
      <w:r w:rsidR="00B03AA2">
        <w:t xml:space="preserve"> voltados à terceira idade, como </w:t>
      </w:r>
      <w:proofErr w:type="spellStart"/>
      <w:r w:rsidR="00B03AA2">
        <w:t>Pep</w:t>
      </w:r>
      <w:r>
        <w:t>per</w:t>
      </w:r>
      <w:proofErr w:type="spellEnd"/>
      <w:r>
        <w:t>, um robô humanoide voltado ao</w:t>
      </w:r>
      <w:r w:rsidR="00B03AA2">
        <w:t xml:space="preserve"> auxílio à saúde</w:t>
      </w:r>
      <w:r>
        <w:t>, por exemplo, lembrando o uso de</w:t>
      </w:r>
      <w:r w:rsidR="00B03AA2">
        <w:t xml:space="preserve"> remédios</w:t>
      </w:r>
      <w:r>
        <w:t xml:space="preserve"> e </w:t>
      </w:r>
      <w:proofErr w:type="spellStart"/>
      <w:proofErr w:type="gramStart"/>
      <w:r>
        <w:t>ElliQ</w:t>
      </w:r>
      <w:proofErr w:type="spellEnd"/>
      <w:proofErr w:type="gramEnd"/>
      <w:r>
        <w:t>, um robô de companhia,</w:t>
      </w:r>
      <w:r w:rsidR="00B03AA2">
        <w:t xml:space="preserve"> entretenimento</w:t>
      </w:r>
      <w:r>
        <w:t xml:space="preserve"> e divertimento</w:t>
      </w:r>
      <w:r w:rsidR="00B03AA2">
        <w:t>.</w:t>
      </w:r>
      <w:r w:rsidR="00B03AA2">
        <w:br/>
      </w:r>
      <w:r>
        <w:t xml:space="preserve"> Barbosa e </w:t>
      </w:r>
      <w:proofErr w:type="spellStart"/>
      <w:r>
        <w:t>Okimoto</w:t>
      </w:r>
      <w:proofErr w:type="spellEnd"/>
      <w:r w:rsidR="00BB7BCA">
        <w:t xml:space="preserve"> </w:t>
      </w:r>
      <w:r>
        <w:t>(2022)  apontam</w:t>
      </w:r>
      <w:r w:rsidR="00B03AA2">
        <w:t xml:space="preserve"> que</w:t>
      </w:r>
      <w:r>
        <w:t xml:space="preserve"> os </w:t>
      </w:r>
      <w:r w:rsidR="00B03AA2">
        <w:t xml:space="preserve"> Assistentes Pessoais Digitais (</w:t>
      </w:r>
      <w:proofErr w:type="spellStart"/>
      <w:r w:rsidR="00B03AA2">
        <w:t>APDs</w:t>
      </w:r>
      <w:proofErr w:type="spellEnd"/>
      <w:r w:rsidR="00B03AA2">
        <w:t xml:space="preserve">), como </w:t>
      </w:r>
      <w:proofErr w:type="spellStart"/>
      <w:r w:rsidR="00B03AA2">
        <w:t>Alexa</w:t>
      </w:r>
      <w:proofErr w:type="spellEnd"/>
      <w:r w:rsidR="00B03AA2">
        <w:t xml:space="preserve">, Google Assistente e similares, </w:t>
      </w:r>
      <w:r>
        <w:t>podem reduzir</w:t>
      </w:r>
      <w:r w:rsidR="00B03AA2">
        <w:t xml:space="preserve"> </w:t>
      </w:r>
      <w:r>
        <w:t>barreiras de aprendizado e atuar</w:t>
      </w:r>
      <w:r w:rsidR="00B03AA2">
        <w:t xml:space="preserve"> como Tecnologias </w:t>
      </w:r>
      <w:proofErr w:type="spellStart"/>
      <w:r w:rsidR="00B03AA2">
        <w:t>Assistivas</w:t>
      </w:r>
      <w:proofErr w:type="spellEnd"/>
      <w:r w:rsidR="00B03AA2">
        <w:t xml:space="preserve"> Digitais (</w:t>
      </w:r>
      <w:proofErr w:type="spellStart"/>
      <w:r w:rsidR="00B03AA2">
        <w:t>DATs</w:t>
      </w:r>
      <w:proofErr w:type="spellEnd"/>
      <w:r w:rsidR="00B03AA2">
        <w:t>), promovendo autonomia sem exigir grande letramento digital. Ambos confirmam a viabilidade dessa</w:t>
      </w:r>
      <w:r w:rsidR="00BB7BCA">
        <w:t>s</w:t>
      </w:r>
      <w:r w:rsidR="00B03AA2">
        <w:t xml:space="preserve"> soluções no suporte residencial, embora faltem validações diretas em campo.</w:t>
      </w:r>
    </w:p>
    <w:p w:rsidR="00B03AA2" w:rsidRDefault="00B03AA2" w:rsidP="00B03AA2">
      <w:pPr>
        <w:pStyle w:val="NormalWeb"/>
      </w:pPr>
      <w:proofErr w:type="gramStart"/>
      <w:r>
        <w:t>Interação Humano</w:t>
      </w:r>
      <w:proofErr w:type="gramEnd"/>
      <w:r>
        <w:t>-Computador (IHC), usabilidade e Design Empático</w:t>
      </w:r>
    </w:p>
    <w:p w:rsidR="00B03AA2" w:rsidRPr="0001749C" w:rsidRDefault="00B03AA2" w:rsidP="0001749C">
      <w:pPr>
        <w:pStyle w:val="NormalWeb"/>
      </w:pPr>
      <w:proofErr w:type="spellStart"/>
      <w:r>
        <w:t>Kawamo</w:t>
      </w:r>
      <w:r w:rsidR="00D23446">
        <w:t>to</w:t>
      </w:r>
      <w:proofErr w:type="spellEnd"/>
      <w:r w:rsidR="00D23446">
        <w:t xml:space="preserve"> </w:t>
      </w:r>
      <w:proofErr w:type="spellStart"/>
      <w:proofErr w:type="gramStart"/>
      <w:r w:rsidR="00D23446">
        <w:t>et</w:t>
      </w:r>
      <w:proofErr w:type="spellEnd"/>
      <w:proofErr w:type="gramEnd"/>
      <w:r w:rsidR="00D23446">
        <w:t xml:space="preserve"> al.</w:t>
      </w:r>
      <w:r>
        <w:t xml:space="preserve"> </w:t>
      </w:r>
      <w:r w:rsidR="00D23446">
        <w:t>(</w:t>
      </w:r>
      <w:r>
        <w:t>2026</w:t>
      </w:r>
      <w:r w:rsidR="00D23446">
        <w:t>)</w:t>
      </w:r>
      <w:r>
        <w:t xml:space="preserve"> consiste em uma grande análise de 42 publicações filtradas e 7 estudos de caso sobre tecnologias </w:t>
      </w:r>
      <w:proofErr w:type="spellStart"/>
      <w:r>
        <w:t>assistivas</w:t>
      </w:r>
      <w:proofErr w:type="spellEnd"/>
      <w:r>
        <w:t xml:space="preserve"> e orientadas pela empatia. O artigo destaca que</w:t>
      </w:r>
      <w:r w:rsidR="00D23446">
        <w:t xml:space="preserve"> a</w:t>
      </w:r>
      <w:r>
        <w:t xml:space="preserve"> aceitação de tecnologias depende de</w:t>
      </w:r>
      <w:r w:rsidR="00D23446">
        <w:t xml:space="preserve"> princípios de Design Centrado n</w:t>
      </w:r>
      <w:r>
        <w:t xml:space="preserve">o Usuário (UCD), </w:t>
      </w:r>
      <w:proofErr w:type="spellStart"/>
      <w:proofErr w:type="gramStart"/>
      <w:r>
        <w:t>co-design</w:t>
      </w:r>
      <w:proofErr w:type="spellEnd"/>
      <w:proofErr w:type="gramEnd"/>
      <w:r>
        <w:t xml:space="preserve"> e adaptação cultural. Dif</w:t>
      </w:r>
      <w:r w:rsidR="00D23446">
        <w:t>erente de estudos focados apenas em</w:t>
      </w:r>
      <w:r>
        <w:t xml:space="preserve"> </w:t>
      </w:r>
      <w:r w:rsidR="00D23446">
        <w:t>produtos do mercado</w:t>
      </w:r>
      <w:r w:rsidR="00BB7BCA">
        <w:t xml:space="preserve">, o artigo enfatiza </w:t>
      </w:r>
      <w:r w:rsidR="0025118D">
        <w:t xml:space="preserve">que </w:t>
      </w:r>
      <w:r w:rsidR="00D23446">
        <w:t xml:space="preserve">barreiras como estigma associado à </w:t>
      </w:r>
      <w:r>
        <w:t>aparência médica, privacidade e exclusão digital precisa</w:t>
      </w:r>
      <w:r w:rsidR="00D23446">
        <w:t>m ser resolvidas</w:t>
      </w:r>
      <w:r>
        <w:t xml:space="preserve"> por práticas de avaliação e usabilidade multimodal.</w:t>
      </w:r>
    </w:p>
    <w:p w:rsidR="0001749C" w:rsidRDefault="0001749C" w:rsidP="0001749C">
      <w:pPr>
        <w:pStyle w:val="NormalWeb"/>
      </w:pPr>
      <w:r>
        <w:rPr>
          <w:b/>
        </w:rPr>
        <w:t>SÍNTESE CRÍTICA</w:t>
      </w:r>
    </w:p>
    <w:p w:rsidR="00B03AA2" w:rsidRPr="0001749C" w:rsidRDefault="00D23446" w:rsidP="0001749C">
      <w:pPr>
        <w:pStyle w:val="NormalWeb"/>
      </w:pPr>
      <w:r>
        <w:t>O</w:t>
      </w:r>
      <w:r w:rsidR="00B115CD">
        <w:t>s três estudos revelam convergência</w:t>
      </w:r>
      <w:r>
        <w:t xml:space="preserve"> quanto a</w:t>
      </w:r>
      <w:r w:rsidR="0001749C">
        <w:t xml:space="preserve">o potencial uso da IA e de tecnologias </w:t>
      </w:r>
      <w:proofErr w:type="spellStart"/>
      <w:r w:rsidR="0001749C">
        <w:t>assistivas</w:t>
      </w:r>
      <w:proofErr w:type="spellEnd"/>
      <w:r w:rsidR="0001749C">
        <w:t>. Porém, os artigos de 2021 e 2022 priorizam o mapeamen</w:t>
      </w:r>
      <w:r w:rsidR="00B115CD">
        <w:t>to</w:t>
      </w:r>
      <w:r>
        <w:t xml:space="preserve"> bibliográfico e de mercado</w:t>
      </w:r>
      <w:r w:rsidR="0001749C">
        <w:t xml:space="preserve"> no contexto nacional, os autores do artigo de 2026 adotam p</w:t>
      </w:r>
      <w:r w:rsidR="00BB7BCA">
        <w:t xml:space="preserve">erspectiva </w:t>
      </w:r>
      <w:proofErr w:type="gramStart"/>
      <w:r w:rsidR="00BB7BCA">
        <w:t>internacional voltados</w:t>
      </w:r>
      <w:r w:rsidR="0001749C">
        <w:t xml:space="preserve"> ao</w:t>
      </w:r>
      <w:r w:rsidR="00BB7BCA">
        <w:t>s</w:t>
      </w:r>
      <w:r w:rsidR="0001749C">
        <w:t xml:space="preserve"> aspectos afetivos e metodológicos do IHC</w:t>
      </w:r>
      <w:proofErr w:type="gramEnd"/>
      <w:r w:rsidR="0001749C">
        <w:t>. A prin</w:t>
      </w:r>
      <w:r>
        <w:t xml:space="preserve">cipal lacuna dos três refere-se </w:t>
      </w:r>
      <w:proofErr w:type="gramStart"/>
      <w:r w:rsidR="0001749C">
        <w:t>a</w:t>
      </w:r>
      <w:proofErr w:type="gramEnd"/>
      <w:r w:rsidR="0001749C">
        <w:t xml:space="preserve"> falta de teste</w:t>
      </w:r>
      <w:r w:rsidR="00BB7BCA">
        <w:t>s</w:t>
      </w:r>
      <w:r w:rsidR="0001749C">
        <w:t xml:space="preserve"> empíricos e regulamentações transparentes sobre </w:t>
      </w:r>
      <w:r>
        <w:t xml:space="preserve">o uso de </w:t>
      </w:r>
      <w:r w:rsidR="0001749C">
        <w:t>dados.</w:t>
      </w:r>
    </w:p>
    <w:p w:rsidR="0001749C" w:rsidRDefault="0001749C" w:rsidP="0001749C">
      <w:pPr>
        <w:pStyle w:val="NormalWeb"/>
        <w:rPr>
          <w:b/>
        </w:rPr>
      </w:pPr>
      <w:r>
        <w:rPr>
          <w:b/>
        </w:rPr>
        <w:t>CONSIDERAÇÕES FINAIS</w:t>
      </w:r>
    </w:p>
    <w:p w:rsidR="004708DB" w:rsidRPr="00D43589" w:rsidRDefault="0001749C" w:rsidP="0001749C">
      <w:pPr>
        <w:pStyle w:val="NormalWeb"/>
        <w:rPr>
          <w:color w:val="000000" w:themeColor="text1"/>
          <w:rPrChange w:id="66" w:author="Isabella" w:date="2026-10-06T20:20:00Z">
            <w:rPr/>
          </w:rPrChange>
        </w:rPr>
      </w:pPr>
      <w:r>
        <w:t>Este r</w:t>
      </w:r>
      <w:r w:rsidR="005409F0">
        <w:t>esumo acadêmico investigou o papel</w:t>
      </w:r>
      <w:r>
        <w:t xml:space="preserve"> da Inteligência Artificial no desenvolvimento de interfaces </w:t>
      </w:r>
      <w:proofErr w:type="spellStart"/>
      <w:r>
        <w:t>assistivas</w:t>
      </w:r>
      <w:proofErr w:type="spellEnd"/>
      <w:r>
        <w:t xml:space="preserve"> para </w:t>
      </w:r>
      <w:r w:rsidR="005409F0">
        <w:t>idosos, mediante revisão narrativa</w:t>
      </w:r>
      <w:r>
        <w:t xml:space="preserve"> e análise documental. O objetivo </w:t>
      </w:r>
      <w:r w:rsidR="005409F0">
        <w:t xml:space="preserve">foi mapear aplicações como </w:t>
      </w:r>
      <w:proofErr w:type="gramStart"/>
      <w:r w:rsidR="005409F0">
        <w:t>assistentes pessoais digitais, residências</w:t>
      </w:r>
      <w:proofErr w:type="gramEnd"/>
      <w:r w:rsidR="005409F0">
        <w:t xml:space="preserve"> inteligentes, robôs </w:t>
      </w:r>
      <w:proofErr w:type="spellStart"/>
      <w:r w:rsidR="005409F0">
        <w:t>cuidadores</w:t>
      </w:r>
      <w:proofErr w:type="spellEnd"/>
      <w:r w:rsidR="005409F0">
        <w:t xml:space="preserve"> e sistemas empáticos. Os resultados apontam</w:t>
      </w:r>
      <w:r>
        <w:t xml:space="preserve"> que comandos de voz e assistentes virtuais promovem a autonomia e segurança residencial, exigindo </w:t>
      </w:r>
      <w:proofErr w:type="spellStart"/>
      <w:proofErr w:type="gramStart"/>
      <w:r>
        <w:t>co-design</w:t>
      </w:r>
      <w:proofErr w:type="spellEnd"/>
      <w:proofErr w:type="gramEnd"/>
      <w:r>
        <w:t>. Conclui-se que ainda são necessários estudos empíricos para assegurar acessibilidade e segurança ética.</w:t>
      </w:r>
    </w:p>
    <w:p w:rsidR="004708DB" w:rsidRPr="00D43589" w:rsidRDefault="00FC23AF" w:rsidP="00AD1B1B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67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FC23AF">
        <w:rPr>
          <w:rFonts w:ascii="Times New Roman" w:hAnsi="Times New Roman"/>
          <w:b/>
          <w:color w:val="000000" w:themeColor="text1"/>
          <w:sz w:val="24"/>
          <w:rPrChange w:id="68" w:author="Isabella" w:date="2026-10-06T20:20:00Z">
            <w:rPr>
              <w:rFonts w:ascii="Times New Roman" w:hAnsi="Times New Roman"/>
              <w:b/>
              <w:sz w:val="24"/>
              <w:szCs w:val="16"/>
            </w:rPr>
          </w:rPrChange>
        </w:rPr>
        <w:t xml:space="preserve">Palavras-chave: </w:t>
      </w:r>
      <w:r w:rsidR="0001749C">
        <w:rPr>
          <w:rFonts w:ascii="Times New Roman" w:hAnsi="Times New Roman"/>
          <w:color w:val="1F4E79"/>
          <w:sz w:val="24"/>
          <w:szCs w:val="16"/>
        </w:rPr>
        <w:t xml:space="preserve">Inteligência Artificial – Idosos – Tecnologias </w:t>
      </w:r>
      <w:proofErr w:type="spellStart"/>
      <w:r w:rsidR="0001749C">
        <w:rPr>
          <w:rFonts w:ascii="Times New Roman" w:hAnsi="Times New Roman"/>
          <w:color w:val="1F4E79"/>
          <w:sz w:val="24"/>
          <w:szCs w:val="16"/>
        </w:rPr>
        <w:t>Assistivas</w:t>
      </w:r>
      <w:proofErr w:type="spellEnd"/>
      <w:r w:rsidR="0001749C">
        <w:rPr>
          <w:rFonts w:ascii="Times New Roman" w:hAnsi="Times New Roman"/>
          <w:color w:val="1F4E79"/>
          <w:sz w:val="24"/>
          <w:szCs w:val="16"/>
        </w:rPr>
        <w:t xml:space="preserve"> </w:t>
      </w:r>
    </w:p>
    <w:p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6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:rsidR="007641CF" w:rsidRPr="00D43589" w:rsidRDefault="00FC23A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70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71"/>
      <w:r w:rsidRPr="00FC23AF">
        <w:rPr>
          <w:rFonts w:ascii="Times New Roman" w:hAnsi="Times New Roman" w:cs="Times New Roman"/>
          <w:b/>
          <w:color w:val="000000" w:themeColor="text1"/>
          <w:sz w:val="24"/>
          <w:szCs w:val="24"/>
          <w:rPrChange w:id="7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REFERÊNCIAS</w:t>
      </w:r>
      <w:commentRangeEnd w:id="71"/>
      <w:r w:rsidRPr="00FC23AF">
        <w:rPr>
          <w:b/>
          <w:color w:val="000000" w:themeColor="text1"/>
          <w:sz w:val="24"/>
          <w:szCs w:val="24"/>
          <w:rPrChange w:id="73" w:author="Isabella" w:date="2026-10-06T20:20:00Z">
            <w:rPr>
              <w:b/>
              <w:sz w:val="24"/>
              <w:szCs w:val="24"/>
            </w:rPr>
          </w:rPrChange>
        </w:rPr>
        <w:commentReference w:id="71"/>
      </w:r>
    </w:p>
    <w:p w:rsidR="0001749C" w:rsidRDefault="0001749C" w:rsidP="0001749C">
      <w:pPr>
        <w:pStyle w:val="NormalWeb"/>
      </w:pPr>
      <w:r>
        <w:t xml:space="preserve">BARBOSA, Maria Lilian de Araújo; OKIMOTO, Maria Lúcia L. R. </w:t>
      </w:r>
      <w:r>
        <w:rPr>
          <w:rStyle w:val="nfase"/>
        </w:rPr>
        <w:t xml:space="preserve">Assistentes Pessoais Digitais usadas como Tecnologia </w:t>
      </w:r>
      <w:proofErr w:type="spellStart"/>
      <w:r>
        <w:rPr>
          <w:rStyle w:val="nfase"/>
        </w:rPr>
        <w:t>Assistiva</w:t>
      </w:r>
      <w:proofErr w:type="spellEnd"/>
      <w:r>
        <w:rPr>
          <w:rStyle w:val="nfase"/>
        </w:rPr>
        <w:t xml:space="preserve"> Digital para idosos</w:t>
      </w:r>
      <w:r>
        <w:t>. 2022.</w:t>
      </w:r>
    </w:p>
    <w:p w:rsidR="0001749C" w:rsidRDefault="0001749C" w:rsidP="0001749C">
      <w:pPr>
        <w:pStyle w:val="NormalWeb"/>
      </w:pPr>
      <w:r>
        <w:lastRenderedPageBreak/>
        <w:t xml:space="preserve">KAWAMOTO, André Luiz </w:t>
      </w:r>
      <w:proofErr w:type="spellStart"/>
      <w:r>
        <w:t>Satoshi</w:t>
      </w:r>
      <w:proofErr w:type="spellEnd"/>
      <w:r>
        <w:t xml:space="preserve">; GARCÍA, Alberto </w:t>
      </w:r>
      <w:proofErr w:type="spellStart"/>
      <w:r>
        <w:t>Hitos</w:t>
      </w:r>
      <w:proofErr w:type="spellEnd"/>
      <w:r>
        <w:t xml:space="preserve">; RODRÍGUEZ, </w:t>
      </w:r>
      <w:proofErr w:type="spellStart"/>
      <w:r>
        <w:t>Patricia</w:t>
      </w:r>
      <w:proofErr w:type="spellEnd"/>
      <w:r>
        <w:t xml:space="preserve"> </w:t>
      </w:r>
      <w:proofErr w:type="spellStart"/>
      <w:r>
        <w:t>Paderewski</w:t>
      </w:r>
      <w:proofErr w:type="spellEnd"/>
      <w:r>
        <w:t xml:space="preserve">; GUTIÉRREZ VELA, Francisco Luís. </w:t>
      </w:r>
      <w:proofErr w:type="spellStart"/>
      <w:r>
        <w:rPr>
          <w:rStyle w:val="nfase"/>
        </w:rPr>
        <w:t>Empathy-Driven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Assistive</w:t>
      </w:r>
      <w:proofErr w:type="spellEnd"/>
      <w:r>
        <w:rPr>
          <w:rStyle w:val="nfase"/>
        </w:rPr>
        <w:t xml:space="preserve"> Technologies for </w:t>
      </w:r>
      <w:proofErr w:type="spellStart"/>
      <w:r>
        <w:rPr>
          <w:rStyle w:val="nfase"/>
        </w:rPr>
        <w:t>Older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Adults</w:t>
      </w:r>
      <w:proofErr w:type="spellEnd"/>
      <w:r>
        <w:rPr>
          <w:rStyle w:val="nfase"/>
        </w:rPr>
        <w:t xml:space="preserve">: A </w:t>
      </w:r>
      <w:proofErr w:type="spellStart"/>
      <w:r>
        <w:rPr>
          <w:rStyle w:val="nfase"/>
        </w:rPr>
        <w:t>Narrative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Review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and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Practical</w:t>
      </w:r>
      <w:proofErr w:type="spellEnd"/>
      <w:r>
        <w:rPr>
          <w:rStyle w:val="nfase"/>
        </w:rPr>
        <w:t xml:space="preserve"> </w:t>
      </w:r>
      <w:proofErr w:type="spellStart"/>
      <w:r>
        <w:rPr>
          <w:rStyle w:val="nfase"/>
        </w:rPr>
        <w:t>Implementation</w:t>
      </w:r>
      <w:proofErr w:type="spellEnd"/>
      <w:r>
        <w:rPr>
          <w:rStyle w:val="nfase"/>
        </w:rPr>
        <w:t xml:space="preserve"> Framework</w:t>
      </w:r>
      <w:r>
        <w:t xml:space="preserve">. CLEI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Journal</w:t>
      </w:r>
      <w:proofErr w:type="spellEnd"/>
      <w:r>
        <w:t>, v. 29, n. 1, 2026.</w:t>
      </w:r>
    </w:p>
    <w:p w:rsidR="0018167E" w:rsidRPr="0018167E" w:rsidRDefault="0018167E" w:rsidP="0018167E">
      <w:pPr>
        <w:pStyle w:val="Estilodedibujopredeterminado"/>
        <w:spacing w:before="200" w:line="216" w:lineRule="auto"/>
        <w:rPr>
          <w:rFonts w:ascii="Arial" w:hAnsi="Arial" w:cs="Arial"/>
          <w:sz w:val="22"/>
          <w:szCs w:val="28"/>
        </w:rPr>
      </w:pPr>
    </w:p>
    <w:p w:rsidR="0018167E" w:rsidRPr="0018167E" w:rsidRDefault="0018167E" w:rsidP="0018167E">
      <w:pPr>
        <w:pStyle w:val="Estilodedibujopredeterminado"/>
        <w:spacing w:before="238" w:after="198" w:line="216" w:lineRule="auto"/>
        <w:rPr>
          <w:rFonts w:ascii="Times New Roman" w:hAnsi="Times New Roman" w:cs="Times New Roman"/>
          <w:sz w:val="24"/>
          <w:szCs w:val="28"/>
        </w:rPr>
      </w:pPr>
      <w:r w:rsidRPr="0018167E">
        <w:rPr>
          <w:rFonts w:ascii="Times New Roman" w:hAnsi="Times New Roman" w:cs="Times New Roman"/>
          <w:color w:val="000000"/>
          <w:sz w:val="24"/>
          <w:szCs w:val="28"/>
        </w:rPr>
        <w:t xml:space="preserve">SOUZA, Rui Carlos Godoy; FARINA, Renata </w:t>
      </w:r>
      <w:proofErr w:type="spellStart"/>
      <w:r w:rsidRPr="0018167E">
        <w:rPr>
          <w:rFonts w:ascii="Times New Roman" w:hAnsi="Times New Roman" w:cs="Times New Roman"/>
          <w:color w:val="000000"/>
          <w:sz w:val="24"/>
          <w:szCs w:val="28"/>
        </w:rPr>
        <w:t>Mirella</w:t>
      </w:r>
      <w:proofErr w:type="spellEnd"/>
      <w:r w:rsidRPr="0018167E">
        <w:rPr>
          <w:rFonts w:ascii="Times New Roman" w:hAnsi="Times New Roman" w:cs="Times New Roman"/>
          <w:color w:val="000000"/>
          <w:sz w:val="24"/>
          <w:szCs w:val="28"/>
        </w:rPr>
        <w:t xml:space="preserve">; FLORIAN, Fabiana. </w:t>
      </w:r>
      <w:r w:rsidRPr="0018167E">
        <w:rPr>
          <w:rFonts w:ascii="Times New Roman" w:hAnsi="Times New Roman" w:cs="Times New Roman"/>
          <w:i/>
          <w:color w:val="000000"/>
          <w:sz w:val="24"/>
          <w:szCs w:val="28"/>
        </w:rPr>
        <w:t>Inteligência Artificial Adaptada a Idosos</w:t>
      </w:r>
      <w:r w:rsidRPr="0018167E">
        <w:rPr>
          <w:rFonts w:ascii="Times New Roman" w:hAnsi="Times New Roman" w:cs="Times New Roman"/>
          <w:color w:val="000000"/>
          <w:sz w:val="24"/>
          <w:szCs w:val="28"/>
        </w:rPr>
        <w:t>. Interface Tecnológica, v. 18, n. 2, 2021. DOI: 10.31510/</w:t>
      </w:r>
      <w:proofErr w:type="spellStart"/>
      <w:proofErr w:type="gramStart"/>
      <w:r w:rsidRPr="0018167E">
        <w:rPr>
          <w:rFonts w:ascii="Times New Roman" w:hAnsi="Times New Roman" w:cs="Times New Roman"/>
          <w:color w:val="000000"/>
          <w:sz w:val="24"/>
          <w:szCs w:val="28"/>
        </w:rPr>
        <w:t>infa</w:t>
      </w:r>
      <w:proofErr w:type="spellEnd"/>
      <w:r w:rsidRPr="0018167E">
        <w:rPr>
          <w:rFonts w:ascii="Times New Roman" w:hAnsi="Times New Roman" w:cs="Times New Roman"/>
          <w:color w:val="000000"/>
          <w:sz w:val="24"/>
          <w:szCs w:val="28"/>
        </w:rPr>
        <w:t>.</w:t>
      </w:r>
      <w:proofErr w:type="gramEnd"/>
      <w:r w:rsidRPr="0018167E">
        <w:rPr>
          <w:rFonts w:ascii="Times New Roman" w:hAnsi="Times New Roman" w:cs="Times New Roman"/>
          <w:color w:val="000000"/>
          <w:sz w:val="24"/>
          <w:szCs w:val="28"/>
        </w:rPr>
        <w:t>v18i2.1275.</w:t>
      </w:r>
    </w:p>
    <w:p w:rsidR="0018167E" w:rsidRDefault="0018167E" w:rsidP="0001749C">
      <w:pPr>
        <w:pStyle w:val="NormalWeb"/>
      </w:pPr>
    </w:p>
    <w:p w:rsidR="0001749C" w:rsidRDefault="00D062E2" w:rsidP="0001749C">
      <w:pPr>
        <w:pStyle w:val="NormalWeb"/>
      </w:pPr>
      <w:r>
        <w:t xml:space="preserve"> </w:t>
      </w:r>
    </w:p>
    <w:p w:rsidR="00C708FD" w:rsidRPr="00D43589" w:rsidRDefault="00C708FD" w:rsidP="0001749C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7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sectPr w:rsidR="00C708FD" w:rsidRPr="00D43589" w:rsidSect="000F655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55" w:author="ANDRÉA" w:date="2021-09-03T12:53:00Z" w:initials="A">
    <w:p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71" w:author="ANDRÉA" w:date="2022-03-18T14:03:00Z" w:initials="A">
    <w:p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51EC" w:rsidRDefault="007951EC" w:rsidP="00FC70D8">
      <w:pPr>
        <w:spacing w:after="0" w:line="240" w:lineRule="auto"/>
      </w:pPr>
      <w:r>
        <w:separator/>
      </w:r>
    </w:p>
  </w:endnote>
  <w:endnote w:type="continuationSeparator" w:id="0">
    <w:p w:rsidR="007951EC" w:rsidRDefault="007951EC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51EC" w:rsidRDefault="007951EC" w:rsidP="00FC70D8">
      <w:pPr>
        <w:spacing w:after="0" w:line="240" w:lineRule="auto"/>
      </w:pPr>
      <w:r>
        <w:separator/>
      </w:r>
    </w:p>
  </w:footnote>
  <w:footnote w:type="continuationSeparator" w:id="0">
    <w:p w:rsidR="007951EC" w:rsidRDefault="007951EC" w:rsidP="00FC70D8">
      <w:pPr>
        <w:spacing w:after="0" w:line="240" w:lineRule="auto"/>
      </w:pPr>
      <w:r>
        <w:continuationSeparator/>
      </w:r>
    </w:p>
  </w:footnote>
  <w:footnote w:id="1">
    <w:p w:rsidR="0072291A" w:rsidRPr="006D5DF8" w:rsidRDefault="00FC23AF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FC23AF">
        <w:rPr>
          <w:rFonts w:ascii="Times New Roman" w:hAnsi="Times New Roman" w:cs="Times New Roman"/>
          <w:sz w:val="16"/>
          <w:szCs w:val="16"/>
          <w:vertAlign w:val="superscript"/>
          <w:rPrChange w:id="15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FC23AF">
        <w:rPr>
          <w:rFonts w:ascii="Times New Roman" w:hAnsi="Times New Roman" w:cs="Times New Roman"/>
          <w:sz w:val="16"/>
          <w:szCs w:val="16"/>
          <w:rPrChange w:id="16" w:author="Isabella" w:date="2026-10-06T19:10:00Z">
            <w:rPr>
              <w:color w:val="FF0000"/>
            </w:rPr>
          </w:rPrChange>
        </w:rPr>
        <w:t xml:space="preserve"> </w:t>
      </w:r>
      <w:ins w:id="17" w:author="Isabella" w:date="2026-10-06T19:06:00Z">
        <w:r w:rsidRPr="00FC23AF">
          <w:rPr>
            <w:rFonts w:ascii="Times New Roman" w:hAnsi="Times New Roman" w:cs="Times New Roman"/>
            <w:sz w:val="16"/>
            <w:szCs w:val="16"/>
            <w:rPrChange w:id="18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9" w:author="Isabella" w:date="2026-10-06T19:06:00Z">
        <w:r w:rsidRPr="00FC23AF">
          <w:rPr>
            <w:rFonts w:ascii="Times New Roman" w:hAnsi="Times New Roman" w:cs="Times New Roman"/>
            <w:sz w:val="16"/>
            <w:szCs w:val="16"/>
            <w:rPrChange w:id="20" w:author="Isabella" w:date="2026-10-06T19:10:00Z">
              <w:rPr>
                <w:color w:val="FF0000"/>
              </w:rPr>
            </w:rPrChange>
          </w:rPr>
          <w:delText>E-mail institucional</w:delText>
        </w:r>
      </w:del>
      <w:del w:id="21" w:author="Isabella" w:date="2026-10-06T19:10:00Z">
        <w:r w:rsidRPr="00FC23AF">
          <w:rPr>
            <w:rFonts w:ascii="Times New Roman" w:hAnsi="Times New Roman" w:cs="Times New Roman"/>
            <w:sz w:val="16"/>
            <w:szCs w:val="16"/>
            <w:rPrChange w:id="22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3" w:author="Isabella" w:date="2026-10-06T19:09:00Z">
        <w:r w:rsidRPr="00FC23AF">
          <w:rPr>
            <w:rFonts w:ascii="Times New Roman" w:hAnsi="Times New Roman" w:cs="Times New Roman"/>
            <w:sz w:val="16"/>
            <w:szCs w:val="16"/>
            <w:rPrChange w:id="24" w:author="Isabella" w:date="2026-10-06T19:10:00Z">
              <w:rPr/>
            </w:rPrChange>
          </w:rPr>
          <w:delText>-</w:delText>
        </w:r>
      </w:del>
      <w:ins w:id="2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FC23AF">
        <w:rPr>
          <w:rFonts w:ascii="Times New Roman" w:hAnsi="Times New Roman" w:cs="Times New Roman"/>
          <w:sz w:val="16"/>
          <w:szCs w:val="16"/>
          <w:rPrChange w:id="26" w:author="Isabella" w:date="2026-10-06T19:10:00Z">
            <w:rPr/>
          </w:rPrChange>
        </w:rPr>
        <w:t xml:space="preserve"> </w:t>
      </w:r>
      <w:del w:id="27" w:author="Isabella" w:date="2026-10-06T19:09:00Z">
        <w:r w:rsidR="0072291A"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8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Pr="00FC23AF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9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30" w:author="Isabella" w:date="2026-10-06T19:09:00Z">
        <w:r w:rsidR="0072291A"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1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="0072291A"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2" w:author="Isabella" w:date="2026-10-06T19:09:00Z">
        <w:r w:rsidR="0072291A"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="0072291A" w:rsidRPr="006D5DF8">
        <w:rPr>
          <w:rFonts w:ascii="Times New Roman" w:hAnsi="Times New Roman" w:cs="Times New Roman"/>
          <w:sz w:val="16"/>
          <w:szCs w:val="16"/>
        </w:rPr>
        <w:t>Graduação</w:t>
      </w:r>
      <w:ins w:id="33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="0072291A"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4" w:author="Isabella" w:date="2026-10-06T19:10:00Z">
        <w:r w:rsidR="0072291A"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5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="0072291A"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6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7" w:author="Isabella" w:date="2026-10-06T19:10:00Z">
        <w:r w:rsidR="0072291A"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FC23AF">
          <w:rPr>
            <w:rFonts w:ascii="Times New Roman" w:hAnsi="Times New Roman" w:cs="Times New Roman"/>
            <w:sz w:val="16"/>
            <w:szCs w:val="16"/>
            <w:rPrChange w:id="38" w:author="Isabella" w:date="2026-10-06T19:09:00Z">
              <w:rPr/>
            </w:rPrChange>
          </w:rPr>
          <w:delText>Doutorado (máximo 2 linhas).</w:delText>
        </w:r>
      </w:del>
    </w:p>
  </w:footnote>
  <w:footnote w:id="2">
    <w:p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ins w:id="42" w:author="NATHAN GABRIEL NUNES DOS SANTOS" w:date="2026-10-08T20:25:00Z">
        <w:r w:rsidR="000F54D6">
          <w:rPr>
            <w:rFonts w:ascii="Times New Roman" w:hAnsi="Times New Roman" w:cs="Times New Roman"/>
            <w:sz w:val="16"/>
            <w:szCs w:val="16"/>
          </w:rPr>
          <w:t>nathan.der.student@gmail.com</w:t>
        </w:r>
      </w:ins>
      <w:del w:id="43" w:author="NATHAN GABRIEL NUNES DOS SANTOS" w:date="2026-10-08T20:25:00Z">
        <w:r w:rsidR="00FC23AF" w:rsidRPr="00FC23AF">
          <w:rPr>
            <w:rFonts w:ascii="Times New Roman" w:hAnsi="Times New Roman" w:cs="Times New Roman"/>
            <w:sz w:val="16"/>
            <w:szCs w:val="16"/>
            <w:rPrChange w:id="44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 w:rsidR="00FC23AF" w:rsidRPr="00FC23AF">
        <w:rPr>
          <w:rFonts w:ascii="Times New Roman" w:hAnsi="Times New Roman" w:cs="Times New Roman"/>
          <w:sz w:val="16"/>
          <w:szCs w:val="16"/>
          <w:rPrChange w:id="45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ins w:id="46" w:author="NATHAN GABRIEL NUNES DOS SANTOS" w:date="2026-10-08T20:26:00Z">
        <w:r w:rsidR="000F54D6" w:rsidRPr="000F54D6">
          <w:rPr>
            <w:rFonts w:ascii="Times New Roman" w:hAnsi="Times New Roman" w:cs="Times New Roman"/>
            <w:sz w:val="16"/>
            <w:szCs w:val="16"/>
          </w:rPr>
          <w:t>48389722</w:t>
        </w:r>
      </w:ins>
      <w:del w:id="47" w:author="NATHAN GABRIEL NUNES DOS SANTOS" w:date="2026-10-08T20:26:00Z">
        <w:r w:rsidR="00FC23AF" w:rsidRPr="00FC23AF">
          <w:rPr>
            <w:rFonts w:ascii="Times New Roman" w:hAnsi="Times New Roman" w:cs="Times New Roman"/>
            <w:sz w:val="16"/>
            <w:szCs w:val="16"/>
            <w:rPrChange w:id="48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 w:rsidR="00FC23AF" w:rsidRPr="00FC23AF">
        <w:rPr>
          <w:rFonts w:ascii="Times New Roman" w:hAnsi="Times New Roman" w:cs="Times New Roman"/>
          <w:sz w:val="16"/>
          <w:szCs w:val="16"/>
          <w:rPrChange w:id="49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ins w:id="50" w:author="NATHAN GABRIEL NUNES DOS SANTOS" w:date="2026-10-08T20:25:00Z">
        <w:r w:rsidR="000F54D6">
          <w:rPr>
            <w:rFonts w:ascii="Times New Roman" w:hAnsi="Times New Roman" w:cs="Times New Roman"/>
            <w:sz w:val="16"/>
            <w:szCs w:val="16"/>
          </w:rPr>
          <w:t>2</w:t>
        </w:r>
      </w:ins>
      <w:del w:id="51" w:author="NATHAN GABRIEL NUNES DOS SANTOS" w:date="2026-10-08T20:25:00Z">
        <w:r w:rsidR="00FC23AF" w:rsidRPr="00FC23AF">
          <w:rPr>
            <w:rFonts w:ascii="Times New Roman" w:hAnsi="Times New Roman" w:cs="Times New Roman"/>
            <w:sz w:val="16"/>
            <w:szCs w:val="16"/>
            <w:rPrChange w:id="52" w:author="Isabella" w:date="2026-10-06T19:09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Isabella">
    <w15:presenceInfo w15:providerId="AD" w15:userId="S::isousa@pf.brazcubas.edu.br::54db16e1-b3c5-4b78-a2be-3bfe28968c17"/>
  </w15:person>
  <w15:person w15:author="NATHAN GABRIEL NUNES DOS SANTOS">
    <w15:presenceInfo w15:providerId="AD" w15:userId="S::nathan.santos006@cs.brazcubas.edu.br::1e94aeb7-da0d-4e35-9a79-185f1df84c2f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C70D8"/>
    <w:rsid w:val="00013226"/>
    <w:rsid w:val="0001397A"/>
    <w:rsid w:val="0001749C"/>
    <w:rsid w:val="00060B4B"/>
    <w:rsid w:val="000656E9"/>
    <w:rsid w:val="000819CF"/>
    <w:rsid w:val="00086742"/>
    <w:rsid w:val="00086F56"/>
    <w:rsid w:val="00092B78"/>
    <w:rsid w:val="000A2BBF"/>
    <w:rsid w:val="000F54D6"/>
    <w:rsid w:val="000F6555"/>
    <w:rsid w:val="00167E78"/>
    <w:rsid w:val="001736FF"/>
    <w:rsid w:val="0018167E"/>
    <w:rsid w:val="00193E5D"/>
    <w:rsid w:val="001E29AC"/>
    <w:rsid w:val="0024210A"/>
    <w:rsid w:val="0025118D"/>
    <w:rsid w:val="00264E24"/>
    <w:rsid w:val="00271CA6"/>
    <w:rsid w:val="00291333"/>
    <w:rsid w:val="002C19EA"/>
    <w:rsid w:val="0030327C"/>
    <w:rsid w:val="00312DE8"/>
    <w:rsid w:val="00370E91"/>
    <w:rsid w:val="003A5BF3"/>
    <w:rsid w:val="003A6119"/>
    <w:rsid w:val="003F1B89"/>
    <w:rsid w:val="00413C9C"/>
    <w:rsid w:val="00432C91"/>
    <w:rsid w:val="004708DB"/>
    <w:rsid w:val="004D43C8"/>
    <w:rsid w:val="004E2226"/>
    <w:rsid w:val="004E37A2"/>
    <w:rsid w:val="004E6F9D"/>
    <w:rsid w:val="00501E27"/>
    <w:rsid w:val="00516D9F"/>
    <w:rsid w:val="005409F0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716DC9"/>
    <w:rsid w:val="0072291A"/>
    <w:rsid w:val="007432CF"/>
    <w:rsid w:val="007641CF"/>
    <w:rsid w:val="007769ED"/>
    <w:rsid w:val="007951EC"/>
    <w:rsid w:val="00802998"/>
    <w:rsid w:val="008525B0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03AA2"/>
    <w:rsid w:val="00B115CD"/>
    <w:rsid w:val="00B1526F"/>
    <w:rsid w:val="00B2763F"/>
    <w:rsid w:val="00B2795B"/>
    <w:rsid w:val="00BB1BED"/>
    <w:rsid w:val="00BB7BCA"/>
    <w:rsid w:val="00BC1501"/>
    <w:rsid w:val="00C259E1"/>
    <w:rsid w:val="00C708FD"/>
    <w:rsid w:val="00CC7DDE"/>
    <w:rsid w:val="00CD4A34"/>
    <w:rsid w:val="00CF5578"/>
    <w:rsid w:val="00CF7C84"/>
    <w:rsid w:val="00D062E2"/>
    <w:rsid w:val="00D23446"/>
    <w:rsid w:val="00D43589"/>
    <w:rsid w:val="00D716B8"/>
    <w:rsid w:val="00DC2717"/>
    <w:rsid w:val="00DD6AA9"/>
    <w:rsid w:val="00E13575"/>
    <w:rsid w:val="00E1616A"/>
    <w:rsid w:val="00E32E8E"/>
    <w:rsid w:val="00E34673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23AF"/>
    <w:rsid w:val="00FC70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3AA2"/>
  </w:style>
  <w:style w:type="paragraph" w:styleId="Ttulo1">
    <w:name w:val="heading 1"/>
    <w:basedOn w:val="Normal"/>
    <w:link w:val="Ttulo1Char"/>
    <w:uiPriority w:val="9"/>
    <w:qFormat/>
    <w:rsid w:val="00B03A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B03AA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unhideWhenUsed/>
    <w:rsid w:val="00B03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1749C"/>
    <w:rPr>
      <w:b/>
      <w:bCs/>
    </w:rPr>
  </w:style>
  <w:style w:type="character" w:styleId="nfase">
    <w:name w:val="Emphasis"/>
    <w:basedOn w:val="Fontepargpadro"/>
    <w:uiPriority w:val="20"/>
    <w:qFormat/>
    <w:rsid w:val="0001749C"/>
    <w:rPr>
      <w:i/>
      <w:iCs/>
    </w:rPr>
  </w:style>
  <w:style w:type="paragraph" w:customStyle="1" w:styleId="Estilodedibujopredeterminado">
    <w:name w:val="Estilo de dibujo predeterminado"/>
    <w:rsid w:val="0018167E"/>
    <w:pPr>
      <w:autoSpaceDE w:val="0"/>
      <w:autoSpaceDN w:val="0"/>
      <w:adjustRightInd w:val="0"/>
      <w:spacing w:after="0" w:line="200" w:lineRule="atLeast"/>
    </w:pPr>
    <w:rPr>
      <w:rFonts w:ascii="Lucida Sans" w:eastAsia="Microsoft YaHei" w:hAnsi="Lucida Sans" w:cs="Lucida Sans"/>
      <w:kern w:val="1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6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9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8E2F34-46DC-4AD1-A779-CD9FA97CB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3</Pages>
  <Words>865</Words>
  <Characters>4675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5529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nathan</cp:lastModifiedBy>
  <cp:revision>29</cp:revision>
  <cp:lastPrinted>2021-08-29T20:44:00Z</cp:lastPrinted>
  <dcterms:created xsi:type="dcterms:W3CDTF">2022-03-18T16:02:00Z</dcterms:created>
  <dcterms:modified xsi:type="dcterms:W3CDTF">2026-10-15T02:21:00Z</dcterms:modified>
</cp:coreProperties>
</file>